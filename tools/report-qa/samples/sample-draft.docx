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Cyber Security Posture Review</w:t>
      </w:r>
    </w:p>
    <w:p>
      <w:pPr>
        <w:pStyle w:val="Heading1"/>
      </w:pPr>
      <w:r>
        <w:t xml:space="preserve">Executive Summary</w:t>
      </w:r>
    </w:p>
    <w:p>
      <w:r>
        <w:t xml:space="preserve">Northwind Trading Ltd engaged LevelBlue to review its security posture.  The review ran in March 2026.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Findings</w:t>
      </w:r>
    </w:p>
    <w:p>
      <w:ins w:id="1" w:author="A. Reviewer" w:date="2026-03-02T10:00:00Z">
        <w:r>
          <w:t xml:space="preserve">Privileged accounts lack MFA and this was not remediated.</w:t>
        </w:r>
      </w:ins>
    </w:p>
    <w:p>
      <w:r>
        <w:rPr>
          <w:highlight w:val="yellow"/>
        </w:rPr>
        <w:t xml:space="preserve">Check this number before issue.</w:t>
      </w:r>
    </w:p>
    <w:p>
      <w:commentRangeStart w:id="0"/>
      <w:r>
        <w:t xml:space="preserve">The organization uses Azure AD for identity.</w:t>
      </w:r>
      <w:commentRangeEnd w:id="0"/>
    </w:p>
    <w:p>
      <w:pPr>
        <w:pStyle w:val="ListParagraph"/>
        <w:numPr>
          <w:ilvl w:val="0"/>
          <w:numId w:val="1"/>
        </w:numPr>
        <w:numFmt w:val="bullet"/>
      </w:pPr>
      <w:r>
        <w:t>Enable MFA on all administrative accounts</w:t>
      </w:r>
    </w:p>
    <w:p>
      <w:pPr>
        <w:pStyle w:val="ListParagraph"/>
        <w:numPr>
          <w:ilvl w:val="0"/>
          <w:numId w:val="1"/>
        </w:numPr>
        <w:numFmt w:val="bullet"/>
      </w:pPr>
      <w:r>
        <w:t>Decommission the legacy SSL endpoint</w:t>
      </w:r>
    </w:p>
    <w:tbl>
      <w:tr>
        <w:tc>
          <w:p>
            <w:r>
              <w:t xml:space="preserve">Ref</w:t>
            </w:r>
          </w:p>
        </w:tc>
        <w:tc>
          <w:p>
            <w:r>
              <w:t xml:space="preserve">Severity</w:t>
            </w:r>
          </w:p>
        </w:tc>
      </w:tr>
      <w:tr>
        <w:tc>
          <w:p>
            <w:r>
              <w:t xml:space="preserve">F-01</w:t>
            </w:r>
          </w:p>
        </w:tc>
        <w:tc>
          <w:p>
            <w:r>
              <w:t xml:space="preserve">Critical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A. Reviewer" w:date="2026-03-02T10:00:00Z">
    <w:p>
      <w:r>
        <w:t>Is this still Azure AD or have they migrated?</w:t>
      </w:r>
    </w:p>
  </w:comment>
</w:comments>
</file>

<file path=word/footer1.xml><?xml version="1.0" encoding="utf-8"?>
<w:ftr xmlns:w="http://schemas.openxmlformats.org/wordprocessingml/2006/main">
  <w:p>
    <w:r>
      <w:t xml:space="preserve">CONFIDENTIAL - Northwind Trading Ltd</w:t>
    </w:r>
  </w:p>
</w:ftr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Contoso Financial Services - Security Review</dc:title>
  <dc:creator>J. Consultant</dc:creator>
  <cp:lastModifiedBy>J. Consultant</cp:lastModifiedBy>
  <cp:revision>4</cp:revision>
  <dcterms:modified>2026-03-12T09:00:00Z</dcterms:modified>
</cp:coreProperties>
</file>